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3C32" w:rsidRPr="005F1AC1" w:rsidRDefault="00183C32" w:rsidP="005F1AC1">
      <w:pPr>
        <w:jc w:val="center"/>
        <w:rPr>
          <w:sz w:val="30"/>
          <w:szCs w:val="30"/>
          <w:shd w:val="clear" w:color="auto" w:fill="FFFFFF"/>
        </w:rPr>
      </w:pPr>
      <w:r w:rsidRPr="005F1AC1">
        <w:rPr>
          <w:rFonts w:hint="eastAsia"/>
          <w:sz w:val="30"/>
          <w:szCs w:val="30"/>
          <w:shd w:val="clear" w:color="auto" w:fill="FFFFFF"/>
        </w:rPr>
        <w:t>虚谷号</w:t>
      </w:r>
      <w:ins w:id="0" w:author="Espgdo" w:date="2019-08-30T18:43:00Z">
        <w:r w:rsidR="00975C3A">
          <w:rPr>
            <w:rFonts w:hint="eastAsia"/>
            <w:sz w:val="30"/>
            <w:szCs w:val="30"/>
            <w:shd w:val="clear" w:color="auto" w:fill="FFFFFF"/>
          </w:rPr>
          <w:t>助力</w:t>
        </w:r>
      </w:ins>
      <w:ins w:id="1" w:author="Espgdo" w:date="2019-08-30T18:44:00Z">
        <w:r w:rsidR="00975C3A">
          <w:rPr>
            <w:rFonts w:hint="eastAsia"/>
            <w:sz w:val="30"/>
            <w:szCs w:val="30"/>
            <w:shd w:val="clear" w:color="auto" w:fill="FFFFFF"/>
          </w:rPr>
          <w:t>中小学</w:t>
        </w:r>
      </w:ins>
      <w:r w:rsidRPr="005F1AC1">
        <w:rPr>
          <w:rFonts w:hint="eastAsia"/>
          <w:sz w:val="30"/>
          <w:szCs w:val="30"/>
          <w:shd w:val="clear" w:color="auto" w:fill="FFFFFF"/>
        </w:rPr>
        <w:t>人工智能教育</w:t>
      </w:r>
    </w:p>
    <w:p w:rsidR="00183C32" w:rsidRPr="005F1AC1" w:rsidDel="00975C3A" w:rsidRDefault="00183C32" w:rsidP="005F1AC1">
      <w:pPr>
        <w:jc w:val="center"/>
        <w:rPr>
          <w:del w:id="2" w:author="Espgdo" w:date="2019-08-30T18:44:00Z"/>
          <w:sz w:val="30"/>
          <w:szCs w:val="30"/>
          <w:shd w:val="clear" w:color="auto" w:fill="FFFFFF"/>
        </w:rPr>
      </w:pPr>
      <w:del w:id="3" w:author="Espgdo" w:date="2019-08-30T18:44:00Z">
        <w:r w:rsidRPr="005F1AC1" w:rsidDel="00975C3A">
          <w:rPr>
            <w:rFonts w:hint="eastAsia"/>
            <w:sz w:val="30"/>
            <w:szCs w:val="30"/>
            <w:shd w:val="clear" w:color="auto" w:fill="FFFFFF"/>
          </w:rPr>
          <w:delText>编程体验和视觉识别</w:delText>
        </w:r>
      </w:del>
    </w:p>
    <w:p w:rsidR="00183C32" w:rsidRDefault="00183C32" w:rsidP="00183C32">
      <w:pPr>
        <w:rPr>
          <w:shd w:val="clear" w:color="auto" w:fill="FFFFFF"/>
        </w:rPr>
      </w:pPr>
    </w:p>
    <w:p w:rsidR="00183C32" w:rsidRDefault="00183C32" w:rsidP="00183C32">
      <w:pPr>
        <w:rPr>
          <w:shd w:val="clear" w:color="auto" w:fill="FFFFFF"/>
        </w:rPr>
      </w:pPr>
    </w:p>
    <w:p w:rsidR="00177A05" w:rsidRPr="005F1AC1" w:rsidRDefault="00183C32" w:rsidP="005F1AC1">
      <w:pPr>
        <w:spacing w:line="360" w:lineRule="auto"/>
        <w:ind w:firstLineChars="250" w:firstLine="600"/>
        <w:rPr>
          <w:rFonts w:asciiTheme="minorEastAsia" w:hAnsiTheme="minorEastAsia"/>
          <w:sz w:val="24"/>
          <w:szCs w:val="24"/>
          <w:shd w:val="clear" w:color="auto" w:fill="FFFFFF"/>
        </w:rPr>
      </w:pPr>
      <w:r w:rsidRPr="005F1AC1">
        <w:rPr>
          <w:rFonts w:asciiTheme="minorEastAsia" w:hAnsiTheme="minorEastAsia"/>
          <w:sz w:val="24"/>
          <w:szCs w:val="24"/>
          <w:shd w:val="clear" w:color="auto" w:fill="FFFFFF"/>
        </w:rPr>
        <w:t>2019</w:t>
      </w:r>
      <w:r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年</w:t>
      </w:r>
      <w:r w:rsidR="005138FC" w:rsidRPr="005F1AC1">
        <w:rPr>
          <w:rFonts w:asciiTheme="minorEastAsia" w:hAnsiTheme="minorEastAsia"/>
          <w:sz w:val="24"/>
          <w:szCs w:val="24"/>
          <w:shd w:val="clear" w:color="auto" w:fill="FFFFFF"/>
        </w:rPr>
        <w:t>8</w:t>
      </w:r>
      <w:r w:rsidR="005138FC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月</w:t>
      </w:r>
      <w:r w:rsidR="005138FC" w:rsidRPr="005F1AC1">
        <w:rPr>
          <w:rFonts w:asciiTheme="minorEastAsia" w:hAnsiTheme="minorEastAsia"/>
          <w:sz w:val="24"/>
          <w:szCs w:val="24"/>
          <w:shd w:val="clear" w:color="auto" w:fill="FFFFFF"/>
        </w:rPr>
        <w:t>24</w:t>
      </w:r>
      <w:r w:rsidRPr="005F1AC1">
        <w:rPr>
          <w:rFonts w:asciiTheme="minorEastAsia" w:hAnsiTheme="minorEastAsia"/>
          <w:sz w:val="24"/>
          <w:szCs w:val="24"/>
          <w:shd w:val="clear" w:color="auto" w:fill="FFFFFF"/>
        </w:rPr>
        <w:t>-</w:t>
      </w:r>
      <w:r w:rsidR="005138FC" w:rsidRPr="005F1AC1">
        <w:rPr>
          <w:rFonts w:asciiTheme="minorEastAsia" w:hAnsiTheme="minorEastAsia"/>
          <w:sz w:val="24"/>
          <w:szCs w:val="24"/>
          <w:shd w:val="clear" w:color="auto" w:fill="FFFFFF"/>
        </w:rPr>
        <w:t>28</w:t>
      </w:r>
      <w:r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日</w:t>
      </w:r>
      <w:r w:rsidR="005138FC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，</w:t>
      </w:r>
      <w:r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由博识</w:t>
      </w:r>
      <w:r w:rsidRPr="005F1AC1">
        <w:rPr>
          <w:rFonts w:asciiTheme="minorEastAsia" w:hAnsiTheme="minorEastAsia"/>
          <w:sz w:val="24"/>
          <w:szCs w:val="24"/>
          <w:shd w:val="clear" w:color="auto" w:fill="FFFFFF"/>
        </w:rPr>
        <w:t>STEAM</w:t>
      </w:r>
      <w:r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创客公园主办的</w:t>
      </w:r>
      <w:r w:rsidRPr="005F1AC1">
        <w:rPr>
          <w:rFonts w:asciiTheme="minorEastAsia" w:hAnsiTheme="minorEastAsia"/>
          <w:sz w:val="24"/>
          <w:szCs w:val="24"/>
          <w:shd w:val="clear" w:color="auto" w:fill="FFFFFF"/>
        </w:rPr>
        <w:t>2019</w:t>
      </w:r>
      <w:r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中小学创客指导师“人工智能教育和创客马拉松”专题研修班培训活动在温州市教师教育院雁荡分院举行。</w:t>
      </w:r>
      <w:r w:rsidR="00A57337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期间，有</w:t>
      </w:r>
      <w:r w:rsidR="005138FC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来自福鼎市、周宁县、屏南县等</w:t>
      </w:r>
      <w:r w:rsidR="00A57337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公办学校共</w:t>
      </w:r>
      <w:r w:rsidR="005138FC" w:rsidRPr="005F1AC1">
        <w:rPr>
          <w:rFonts w:asciiTheme="minorEastAsia" w:hAnsiTheme="minorEastAsia"/>
          <w:sz w:val="24"/>
          <w:szCs w:val="24"/>
          <w:shd w:val="clear" w:color="auto" w:fill="FFFFFF"/>
        </w:rPr>
        <w:t>77</w:t>
      </w:r>
      <w:r w:rsidR="005138FC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位教师</w:t>
      </w:r>
      <w:r w:rsidR="00A57337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参加此次培训活动。</w:t>
      </w:r>
    </w:p>
    <w:p w:rsidR="00177A05" w:rsidRPr="00D102FE" w:rsidRDefault="00177A05" w:rsidP="0005213C">
      <w:pPr>
        <w:rPr>
          <w:rFonts w:ascii="微软雅黑" w:eastAsia="微软雅黑" w:hAnsi="微软雅黑"/>
          <w:color w:val="3F3E3F"/>
          <w:spacing w:val="37"/>
          <w:sz w:val="32"/>
          <w:szCs w:val="32"/>
          <w:shd w:val="clear" w:color="auto" w:fill="FFFFFF"/>
        </w:rPr>
      </w:pPr>
      <w:r w:rsidRPr="00D102FE">
        <w:rPr>
          <w:rFonts w:ascii="微软雅黑" w:eastAsia="微软雅黑" w:hAnsi="微软雅黑" w:hint="eastAsia"/>
          <w:noProof/>
          <w:color w:val="3F3E3F"/>
          <w:spacing w:val="37"/>
          <w:sz w:val="32"/>
          <w:szCs w:val="32"/>
          <w:shd w:val="clear" w:color="auto" w:fill="FFFFFF"/>
        </w:rPr>
        <w:drawing>
          <wp:inline distT="0" distB="0" distL="0" distR="0">
            <wp:extent cx="5274310" cy="363554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5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BE8" w:rsidRPr="005F1AC1" w:rsidRDefault="00F96BE8" w:rsidP="0005213C">
      <w:pPr>
        <w:rPr>
          <w:rFonts w:asciiTheme="minorEastAsia" w:hAnsiTheme="minorEastAsia"/>
          <w:sz w:val="24"/>
          <w:szCs w:val="24"/>
          <w:shd w:val="clear" w:color="auto" w:fill="FFFFFF"/>
        </w:rPr>
      </w:pPr>
    </w:p>
    <w:p w:rsidR="00975C3A" w:rsidRDefault="00647677" w:rsidP="00975C3A">
      <w:pPr>
        <w:spacing w:line="360" w:lineRule="auto"/>
        <w:ind w:firstLineChars="200" w:firstLine="480"/>
        <w:rPr>
          <w:ins w:id="4" w:author="Espgdo" w:date="2019-08-30T18:46:00Z"/>
          <w:rFonts w:asciiTheme="minorEastAsia" w:hAnsiTheme="minorEastAsia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>培训期间</w:t>
      </w:r>
      <w:r w:rsidR="00A57337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，</w:t>
      </w:r>
      <w:r w:rsidR="00D102FE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谢</w:t>
      </w:r>
      <w:r w:rsidR="00A57337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作如</w:t>
      </w:r>
      <w:r w:rsidR="00D102FE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老师</w:t>
      </w:r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>就</w:t>
      </w:r>
      <w:r w:rsidR="00F96BE8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虚谷号</w:t>
      </w:r>
      <w:ins w:id="5" w:author="Espgdo" w:date="2019-08-30T18:44:00Z">
        <w:r w:rsidR="00975C3A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t>在中小学</w:t>
        </w:r>
      </w:ins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>编程</w:t>
      </w:r>
      <w:ins w:id="6" w:author="Espgdo" w:date="2019-08-30T18:44:00Z">
        <w:r w:rsidR="00975C3A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t>教育和</w:t>
        </w:r>
      </w:ins>
      <w:ins w:id="7" w:author="Espgdo" w:date="2019-08-30T18:45:00Z">
        <w:r w:rsidR="00975C3A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t>人工智能教育方面的应用</w:t>
        </w:r>
      </w:ins>
      <w:del w:id="8" w:author="Espgdo" w:date="2019-08-30T18:45:00Z">
        <w:r w:rsidDel="00975C3A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delText>体验和视觉识别为专题</w:delText>
        </w:r>
      </w:del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>进行研讨，</w:t>
      </w:r>
      <w:ins w:id="9" w:author="Espgdo" w:date="2019-08-30T18:45:00Z">
        <w:r w:rsidR="00975C3A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t>重点关注“</w:t>
        </w:r>
        <w:r w:rsidR="00975C3A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t>视觉识别</w:t>
        </w:r>
        <w:r w:rsidR="00975C3A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t>”方面。</w:t>
        </w:r>
      </w:ins>
      <w:del w:id="10" w:author="Espgdo" w:date="2019-08-30T18:46:00Z">
        <w:r w:rsidR="00F96BE8" w:rsidRPr="005F1AC1" w:rsidDel="00975C3A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delText>按照大班教学方式</w:delText>
        </w:r>
        <w:r w:rsidR="00A57337" w:rsidRPr="005F1AC1" w:rsidDel="00975C3A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delText>：</w:delText>
        </w:r>
      </w:del>
      <w:ins w:id="11" w:author="Espgdo" w:date="2019-08-30T18:46:00Z">
        <w:r w:rsidR="00975C3A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t>他</w:t>
        </w:r>
      </w:ins>
      <w:r w:rsidR="00F96BE8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从虚谷号编程零基础入门</w:t>
      </w:r>
      <w:r w:rsidR="0044190A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开始</w:t>
      </w:r>
      <w:r w:rsidR="00A57337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，对虚谷号</w:t>
      </w:r>
      <w:del w:id="12" w:author="Espgdo" w:date="2019-08-30T18:46:00Z">
        <w:r w:rsidR="00A57337" w:rsidRPr="005F1AC1" w:rsidDel="00975C3A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delText>怎样使用</w:delText>
        </w:r>
      </w:del>
      <w:ins w:id="13" w:author="Espgdo" w:date="2019-08-30T18:46:00Z">
        <w:r w:rsidR="00975C3A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t>的</w:t>
        </w:r>
      </w:ins>
      <w:r w:rsidR="00A57337" w:rsidRPr="005F1AC1">
        <w:rPr>
          <w:rFonts w:asciiTheme="minorEastAsia" w:hAnsiTheme="minorEastAsia"/>
          <w:sz w:val="24"/>
          <w:szCs w:val="24"/>
          <w:shd w:val="clear" w:color="auto" w:fill="FFFFFF"/>
        </w:rPr>
        <w:t>U</w:t>
      </w:r>
      <w:r w:rsidR="00A57337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盘模式、无线模式、</w:t>
      </w:r>
      <w:r w:rsidR="00A57337" w:rsidRPr="005F1AC1">
        <w:rPr>
          <w:rFonts w:asciiTheme="minorEastAsia" w:hAnsiTheme="minorEastAsia"/>
          <w:sz w:val="24"/>
          <w:szCs w:val="24"/>
          <w:shd w:val="clear" w:color="auto" w:fill="FFFFFF"/>
        </w:rPr>
        <w:t>PC</w:t>
      </w:r>
      <w:r w:rsidR="00A57337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模式以及混合模式</w:t>
      </w:r>
      <w:ins w:id="14" w:author="Espgdo" w:date="2019-08-30T18:46:00Z">
        <w:r w:rsidR="00975C3A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t>分别</w:t>
        </w:r>
      </w:ins>
      <w:r w:rsidR="00A57337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进行</w:t>
      </w:r>
      <w:ins w:id="15" w:author="Espgdo" w:date="2019-08-30T18:46:00Z">
        <w:r w:rsidR="00975C3A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t>了</w:t>
        </w:r>
      </w:ins>
      <w:r w:rsidR="00A57337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讲解使用</w:t>
      </w:r>
      <w:r w:rsidR="009E5B58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。</w:t>
      </w:r>
    </w:p>
    <w:p w:rsidR="00A57337" w:rsidRPr="005F1AC1" w:rsidRDefault="00975C3A" w:rsidP="00975C3A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  <w:shd w:val="clear" w:color="auto" w:fill="FFFFFF"/>
        </w:rPr>
      </w:pPr>
      <w:ins w:id="16" w:author="Espgdo" w:date="2019-08-30T18:46:00Z">
        <w:r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t>希科普</w:t>
        </w:r>
      </w:ins>
      <w:ins w:id="17" w:author="Espgdo" w:date="2019-08-30T18:47:00Z">
        <w:r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t>公司为培训准备了标准的创客版，2人一套器材。培训</w:t>
        </w:r>
      </w:ins>
      <w:del w:id="18" w:author="Espgdo" w:date="2019-08-30T18:47:00Z">
        <w:r w:rsidR="00647677" w:rsidDel="00975C3A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delText>以及</w:delText>
        </w:r>
      </w:del>
      <w:r w:rsidR="009E5B58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现场</w:t>
      </w:r>
      <w:ins w:id="19" w:author="Espgdo" w:date="2019-08-30T18:47:00Z">
        <w:r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t>教师们以U盘模式和无线模式为主，体验了</w:t>
        </w:r>
      </w:ins>
      <w:del w:id="20" w:author="Espgdo" w:date="2019-08-30T18:47:00Z">
        <w:r w:rsidR="00647677" w:rsidDel="00975C3A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delText>实际操作</w:delText>
        </w:r>
      </w:del>
      <w:r w:rsidR="00A57337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虚谷号</w:t>
      </w:r>
      <w:ins w:id="21" w:author="Espgdo" w:date="2019-08-30T18:48:00Z">
        <w:r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t>的基本操作</w:t>
        </w:r>
      </w:ins>
      <w:del w:id="22" w:author="Espgdo" w:date="2019-08-30T18:48:00Z">
        <w:r w:rsidR="00A57337" w:rsidRPr="005F1AC1" w:rsidDel="00975C3A">
          <w:rPr>
            <w:rFonts w:asciiTheme="minorEastAsia" w:hAnsiTheme="minorEastAsia"/>
            <w:sz w:val="24"/>
            <w:szCs w:val="24"/>
            <w:shd w:val="clear" w:color="auto" w:fill="FFFFFF"/>
          </w:rPr>
          <w:delText>Arduino</w:delText>
        </w:r>
        <w:r w:rsidR="00647677" w:rsidDel="00975C3A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delText>使</w:delText>
        </w:r>
        <w:r w:rsidR="00647677" w:rsidRPr="005F1AC1" w:rsidDel="00975C3A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delText>用</w:delText>
        </w:r>
        <w:r w:rsidR="00647677" w:rsidDel="00975C3A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delText>功能体验</w:delText>
        </w:r>
      </w:del>
      <w:r w:rsidR="009E5B58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，</w:t>
      </w:r>
      <w:del w:id="23" w:author="Espgdo" w:date="2019-08-30T18:48:00Z">
        <w:r w:rsidR="005F1AC1" w:rsidDel="00975C3A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delText>如何</w:delText>
        </w:r>
      </w:del>
      <w:ins w:id="24" w:author="Espgdo" w:date="2019-08-30T18:48:00Z">
        <w:r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t>从</w:t>
        </w:r>
      </w:ins>
      <w:r w:rsidR="00A57337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点亮</w:t>
      </w:r>
      <w:r w:rsidR="00A57337" w:rsidRPr="005F1AC1">
        <w:rPr>
          <w:rFonts w:asciiTheme="minorEastAsia" w:hAnsiTheme="minorEastAsia"/>
          <w:sz w:val="24"/>
          <w:szCs w:val="24"/>
          <w:shd w:val="clear" w:color="auto" w:fill="FFFFFF"/>
        </w:rPr>
        <w:t>LED</w:t>
      </w:r>
      <w:r w:rsidR="00A57337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指示灯</w:t>
      </w:r>
      <w:del w:id="25" w:author="Espgdo" w:date="2019-08-30T18:48:00Z">
        <w:r w:rsidR="00A57337" w:rsidRPr="005F1AC1" w:rsidDel="00975C3A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delText>、</w:delText>
        </w:r>
      </w:del>
      <w:ins w:id="26" w:author="Espgdo" w:date="2019-08-30T18:48:00Z">
        <w:r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t>开始，介绍了</w:t>
        </w:r>
      </w:ins>
      <w:del w:id="27" w:author="Espgdo" w:date="2019-08-30T18:48:00Z">
        <w:r w:rsidR="00A57337" w:rsidRPr="005F1AC1" w:rsidDel="00975C3A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delText>python</w:delText>
        </w:r>
      </w:del>
      <w:ins w:id="28" w:author="Espgdo" w:date="2019-08-30T18:48:00Z">
        <w:r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t>虚谷号的GPIO</w:t>
        </w:r>
      </w:ins>
      <w:r w:rsidR="00A57337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编程</w:t>
      </w:r>
      <w:ins w:id="29" w:author="Espgdo" w:date="2019-08-30T18:48:00Z">
        <w:r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t>，</w:t>
        </w:r>
      </w:ins>
      <w:ins w:id="30" w:author="Espgdo" w:date="2019-08-30T18:49:00Z">
        <w:r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t>以及如何通过</w:t>
        </w:r>
      </w:ins>
      <w:del w:id="31" w:author="Espgdo" w:date="2019-08-30T18:48:00Z">
        <w:r w:rsidR="00A57337" w:rsidRPr="005F1AC1" w:rsidDel="00975C3A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delText>、</w:delText>
        </w:r>
      </w:del>
      <w:proofErr w:type="spellStart"/>
      <w:r w:rsidR="00A57337" w:rsidRPr="005F1AC1">
        <w:rPr>
          <w:rFonts w:asciiTheme="minorEastAsia" w:hAnsiTheme="minorEastAsia"/>
          <w:sz w:val="24"/>
          <w:szCs w:val="24"/>
          <w:shd w:val="clear" w:color="auto" w:fill="FFFFFF"/>
        </w:rPr>
        <w:t>jupyter</w:t>
      </w:r>
      <w:proofErr w:type="spellEnd"/>
      <w:ins w:id="32" w:author="Espgdo" w:date="2019-08-30T18:49:00Z">
        <w:r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t>来管理、配置虚谷号，并且在线调试Python程序</w:t>
        </w:r>
      </w:ins>
      <w:r w:rsidR="00647677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等</w:t>
      </w:r>
      <w:r w:rsidR="009E5B58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。</w:t>
      </w:r>
    </w:p>
    <w:p w:rsidR="00F96BE8" w:rsidRDefault="005F1AC1" w:rsidP="005F1AC1">
      <w:pPr>
        <w:spacing w:line="360" w:lineRule="auto"/>
        <w:rPr>
          <w:rFonts w:asciiTheme="minorEastAsia" w:hAnsiTheme="minorEastAsia" w:cs="Arial"/>
          <w:color w:val="333333"/>
          <w:sz w:val="32"/>
          <w:szCs w:val="32"/>
          <w:shd w:val="clear" w:color="auto" w:fill="FFFFFF"/>
        </w:rPr>
      </w:pPr>
      <w:r w:rsidRPr="00D102FE">
        <w:rPr>
          <w:rFonts w:asciiTheme="minorEastAsia" w:hAnsiTheme="minorEastAsia" w:cs="Arial" w:hint="eastAsia"/>
          <w:noProof/>
          <w:color w:val="333333"/>
          <w:sz w:val="32"/>
          <w:szCs w:val="32"/>
          <w:shd w:val="clear" w:color="auto" w:fill="FFFFFF"/>
        </w:rPr>
        <w:lastRenderedPageBreak/>
        <w:drawing>
          <wp:inline distT="0" distB="0" distL="0" distR="0">
            <wp:extent cx="5274310" cy="3634105"/>
            <wp:effectExtent l="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BE8" w:rsidRPr="005F1AC1" w:rsidRDefault="005D70FC" w:rsidP="005F1AC1">
      <w:pPr>
        <w:spacing w:line="360" w:lineRule="auto"/>
        <w:ind w:firstLineChars="200" w:firstLine="480"/>
        <w:rPr>
          <w:rFonts w:asciiTheme="minorEastAsia" w:hAnsiTheme="minorEastAsia" w:cs="Arial"/>
          <w:color w:val="333333"/>
          <w:sz w:val="24"/>
          <w:szCs w:val="24"/>
          <w:shd w:val="clear" w:color="auto" w:fill="FFFFFF"/>
        </w:rPr>
      </w:pPr>
      <w:r w:rsidRP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图为谢作如老师讲课中</w:t>
      </w:r>
    </w:p>
    <w:p w:rsidR="00F96BE8" w:rsidRPr="00D102FE" w:rsidRDefault="00F96BE8" w:rsidP="0005213C">
      <w:pPr>
        <w:rPr>
          <w:rFonts w:ascii="微软雅黑" w:eastAsia="微软雅黑" w:hAnsi="微软雅黑"/>
          <w:color w:val="3F3E3F"/>
          <w:spacing w:val="37"/>
          <w:sz w:val="32"/>
          <w:szCs w:val="32"/>
          <w:shd w:val="clear" w:color="auto" w:fill="FFFFFF"/>
        </w:rPr>
      </w:pPr>
      <w:r w:rsidRPr="00D102FE">
        <w:rPr>
          <w:rFonts w:ascii="微软雅黑" w:eastAsia="微软雅黑" w:hAnsi="微软雅黑" w:hint="eastAsia"/>
          <w:noProof/>
          <w:color w:val="3F3E3F"/>
          <w:spacing w:val="37"/>
          <w:sz w:val="32"/>
          <w:szCs w:val="32"/>
          <w:shd w:val="clear" w:color="auto" w:fill="FFFFFF"/>
        </w:rPr>
        <w:drawing>
          <wp:inline distT="0" distB="0" distL="0" distR="0">
            <wp:extent cx="5274310" cy="389784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0FC" w:rsidRPr="00C90FE3" w:rsidRDefault="005D70FC" w:rsidP="005D70FC">
      <w:pPr>
        <w:spacing w:line="360" w:lineRule="auto"/>
        <w:ind w:firstLineChars="200" w:firstLine="480"/>
        <w:rPr>
          <w:rFonts w:asciiTheme="minorEastAsia" w:hAnsiTheme="minorEastAsia" w:cs="Arial"/>
          <w:color w:val="333333"/>
          <w:sz w:val="24"/>
          <w:szCs w:val="24"/>
          <w:shd w:val="clear" w:color="auto" w:fill="FFFFFF"/>
        </w:rPr>
      </w:pPr>
      <w:r w:rsidRPr="00C90FE3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图为谢作如老师讲课中</w:t>
      </w:r>
    </w:p>
    <w:p w:rsidR="00F96BE8" w:rsidRPr="00D102FE" w:rsidRDefault="00F96BE8" w:rsidP="0005213C">
      <w:pPr>
        <w:rPr>
          <w:rFonts w:ascii="微软雅黑" w:eastAsia="微软雅黑" w:hAnsi="微软雅黑"/>
          <w:color w:val="3F3E3F"/>
          <w:spacing w:val="37"/>
          <w:sz w:val="32"/>
          <w:szCs w:val="32"/>
          <w:shd w:val="clear" w:color="auto" w:fill="FFFFFF"/>
        </w:rPr>
      </w:pPr>
    </w:p>
    <w:p w:rsidR="00F96BE8" w:rsidRPr="00D102FE" w:rsidRDefault="0044190A" w:rsidP="0005213C">
      <w:pPr>
        <w:rPr>
          <w:rFonts w:ascii="微软雅黑" w:eastAsia="微软雅黑" w:hAnsi="微软雅黑"/>
          <w:color w:val="3F3E3F"/>
          <w:spacing w:val="37"/>
          <w:sz w:val="32"/>
          <w:szCs w:val="32"/>
          <w:shd w:val="clear" w:color="auto" w:fill="FFFFFF"/>
        </w:rPr>
      </w:pPr>
      <w:r w:rsidRPr="00D102FE">
        <w:rPr>
          <w:rFonts w:ascii="微软雅黑" w:eastAsia="微软雅黑" w:hAnsi="微软雅黑" w:hint="eastAsia"/>
          <w:noProof/>
          <w:color w:val="3F3E3F"/>
          <w:spacing w:val="37"/>
          <w:sz w:val="32"/>
          <w:szCs w:val="32"/>
          <w:shd w:val="clear" w:color="auto" w:fill="FFFFFF"/>
        </w:rPr>
        <w:lastRenderedPageBreak/>
        <w:drawing>
          <wp:inline distT="0" distB="0" distL="0" distR="0">
            <wp:extent cx="5274310" cy="396974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90A" w:rsidRPr="005F1AC1" w:rsidRDefault="005D70FC" w:rsidP="005F1AC1">
      <w:pPr>
        <w:spacing w:line="360" w:lineRule="auto"/>
        <w:ind w:firstLineChars="200" w:firstLine="480"/>
        <w:rPr>
          <w:rFonts w:asciiTheme="minorEastAsia" w:hAnsiTheme="minorEastAsia" w:cs="Arial"/>
          <w:color w:val="333333"/>
          <w:sz w:val="24"/>
          <w:szCs w:val="24"/>
          <w:shd w:val="clear" w:color="auto" w:fill="FFFFFF"/>
        </w:rPr>
      </w:pPr>
      <w:r w:rsidRPr="00C90FE3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图为谢作如老师讲课中</w:t>
      </w:r>
    </w:p>
    <w:p w:rsidR="00F96BE8" w:rsidRDefault="00975C3A" w:rsidP="005F1AC1">
      <w:pPr>
        <w:spacing w:line="360" w:lineRule="auto"/>
        <w:ind w:firstLine="560"/>
        <w:rPr>
          <w:rFonts w:asciiTheme="minorEastAsia" w:hAnsiTheme="minorEastAsia"/>
          <w:sz w:val="24"/>
          <w:szCs w:val="24"/>
          <w:shd w:val="clear" w:color="auto" w:fill="FFFFFF"/>
        </w:rPr>
      </w:pPr>
      <w:ins w:id="33" w:author="Espgdo" w:date="2019-08-30T18:50:00Z">
        <w:r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t>谢老师认为，</w:t>
        </w:r>
      </w:ins>
      <w:del w:id="34" w:author="Espgdo" w:date="2019-08-30T18:50:00Z">
        <w:r w:rsidR="005F1AC1" w:rsidRPr="005F1AC1" w:rsidDel="00975C3A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delText>对于</w:delText>
        </w:r>
      </w:del>
      <w:r w:rsidR="005F1AC1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虚谷号</w:t>
      </w:r>
      <w:del w:id="35" w:author="Espgdo" w:date="2019-08-30T18:50:00Z">
        <w:r w:rsidR="005F1AC1" w:rsidRPr="005F1AC1" w:rsidDel="00975C3A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delText>用于人工智能的功能讲解</w:delText>
        </w:r>
      </w:del>
      <w:ins w:id="36" w:author="Espgdo" w:date="2019-08-30T18:50:00Z">
        <w:r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t>其实是一个融合了上位机和下位机功能的迷你电脑</w:t>
        </w:r>
      </w:ins>
      <w:r w:rsidR="005F1AC1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,</w:t>
      </w:r>
      <w:ins w:id="37" w:author="Espgdo" w:date="2019-08-30T18:51:00Z">
        <w:r w:rsidR="00402010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t>学生通过虚谷号可以快捷地移植各种AI应用，搭建出</w:t>
        </w:r>
      </w:ins>
      <w:ins w:id="38" w:author="Espgdo" w:date="2019-08-30T18:52:00Z">
        <w:r w:rsidR="00402010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t>精彩的创客作品</w:t>
        </w:r>
      </w:ins>
      <w:ins w:id="39" w:author="Espgdo" w:date="2019-08-30T18:51:00Z">
        <w:r w:rsidR="00402010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t>。</w:t>
        </w:r>
      </w:ins>
      <w:ins w:id="40" w:author="Espgdo" w:date="2019-08-30T18:52:00Z">
        <w:r w:rsidR="00402010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t>虚谷号的U盘模式和无线模式让虚谷号进入普通机房，实施教学成为可能。</w:t>
        </w:r>
      </w:ins>
      <w:r w:rsidR="005F1AC1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老师们听</w:t>
      </w:r>
      <w:ins w:id="41" w:author="Espgdo" w:date="2019-08-30T18:53:00Z">
        <w:r w:rsidR="00402010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t>得</w:t>
        </w:r>
      </w:ins>
      <w:del w:id="42" w:author="Espgdo" w:date="2019-08-30T18:52:00Z">
        <w:r w:rsidR="005F1AC1" w:rsidRPr="005F1AC1" w:rsidDel="00402010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delText>的</w:delText>
        </w:r>
      </w:del>
      <w:r w:rsidR="005F1AC1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津津有味，并踊跃举手发言和谢</w:t>
      </w:r>
      <w:del w:id="43" w:author="Espgdo" w:date="2019-08-30T18:55:00Z">
        <w:r w:rsidR="005F1AC1" w:rsidRPr="005F1AC1" w:rsidDel="00402010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delText>作如</w:delText>
        </w:r>
      </w:del>
      <w:r w:rsidR="005F1AC1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老师进行课堂互动，</w:t>
      </w:r>
      <w:del w:id="44" w:author="Espgdo" w:date="2019-08-30T18:56:00Z">
        <w:r w:rsidR="005F1AC1" w:rsidRPr="005F1AC1" w:rsidDel="00402010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delText>展开热烈探讨和知识分享，共同促进</w:delText>
        </w:r>
      </w:del>
      <w:ins w:id="45" w:author="Espgdo" w:date="2019-08-30T18:56:00Z">
        <w:r w:rsidR="00402010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t>对</w:t>
        </w:r>
      </w:ins>
      <w:r w:rsidR="005F1AC1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虚谷号</w:t>
      </w:r>
      <w:ins w:id="46" w:author="Espgdo" w:date="2019-08-30T18:56:00Z">
        <w:r w:rsidR="00402010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t>的</w:t>
        </w:r>
      </w:ins>
      <w:r w:rsidR="005F1AC1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教学</w:t>
      </w:r>
      <w:del w:id="47" w:author="Espgdo" w:date="2019-08-30T18:56:00Z">
        <w:r w:rsidR="005F1AC1" w:rsidRPr="005F1AC1" w:rsidDel="00402010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delText>使用</w:delText>
        </w:r>
      </w:del>
      <w:ins w:id="48" w:author="Espgdo" w:date="2019-08-30T18:56:00Z">
        <w:r w:rsidR="00402010">
          <w:rPr>
            <w:rFonts w:asciiTheme="minorEastAsia" w:hAnsiTheme="minorEastAsia" w:hint="eastAsia"/>
            <w:sz w:val="24"/>
            <w:szCs w:val="24"/>
            <w:shd w:val="clear" w:color="auto" w:fill="FFFFFF"/>
          </w:rPr>
          <w:t>功能提出很多建设性意见</w:t>
        </w:r>
      </w:ins>
      <w:r w:rsidR="005F1AC1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。</w:t>
      </w:r>
    </w:p>
    <w:p w:rsidR="00F96BE8" w:rsidRPr="005F1AC1" w:rsidRDefault="005F1AC1" w:rsidP="005F1AC1">
      <w:pPr>
        <w:spacing w:line="360" w:lineRule="auto"/>
        <w:rPr>
          <w:rFonts w:asciiTheme="minorEastAsia" w:hAnsiTheme="minorEastAsia"/>
          <w:sz w:val="24"/>
          <w:szCs w:val="24"/>
          <w:shd w:val="clear" w:color="auto" w:fill="FFFFFF"/>
        </w:rPr>
      </w:pPr>
      <w:r w:rsidRPr="00D102FE">
        <w:rPr>
          <w:rFonts w:asciiTheme="minorEastAsia" w:hAnsiTheme="minorEastAsia" w:cs="Arial" w:hint="eastAsia"/>
          <w:noProof/>
          <w:color w:val="333333"/>
          <w:sz w:val="32"/>
          <w:szCs w:val="32"/>
          <w:shd w:val="clear" w:color="auto" w:fill="FFFFFF"/>
        </w:rPr>
        <w:lastRenderedPageBreak/>
        <w:drawing>
          <wp:inline distT="0" distB="0" distL="0" distR="0">
            <wp:extent cx="5274310" cy="370776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BE8" w:rsidRPr="005F1AC1" w:rsidRDefault="005D70FC" w:rsidP="005F1AC1">
      <w:pPr>
        <w:spacing w:line="360" w:lineRule="auto"/>
        <w:rPr>
          <w:rFonts w:asciiTheme="minorEastAsia" w:hAnsiTheme="minorEastAsia" w:cs="Arial"/>
          <w:color w:val="333333"/>
          <w:sz w:val="24"/>
          <w:szCs w:val="24"/>
          <w:shd w:val="clear" w:color="auto" w:fill="FFFFFF"/>
        </w:rPr>
      </w:pPr>
      <w:r w:rsidRP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图为谢作如老师与参加培训的老师互动中</w:t>
      </w:r>
    </w:p>
    <w:p w:rsidR="0030381D" w:rsidRPr="005F1AC1" w:rsidRDefault="00402010" w:rsidP="005F1AC1">
      <w:pPr>
        <w:spacing w:line="360" w:lineRule="auto"/>
        <w:ind w:firstLineChars="200" w:firstLine="480"/>
        <w:rPr>
          <w:rFonts w:asciiTheme="minorEastAsia" w:hAnsiTheme="minorEastAsia" w:cs="Arial"/>
          <w:color w:val="333333"/>
          <w:sz w:val="24"/>
          <w:szCs w:val="24"/>
          <w:shd w:val="clear" w:color="auto" w:fill="FFFFFF"/>
        </w:rPr>
      </w:pPr>
      <w:ins w:id="49" w:author="Espgdo" w:date="2019-08-30T18:56:00Z">
        <w:r>
          <w:rPr>
            <w:rFonts w:asciiTheme="minorEastAsia" w:hAnsiTheme="minorEastAsia" w:cs="Arial" w:hint="eastAsia"/>
            <w:color w:val="333333"/>
            <w:sz w:val="24"/>
            <w:szCs w:val="24"/>
            <w:shd w:val="clear" w:color="auto" w:fill="FFFFFF"/>
          </w:rPr>
          <w:t>本次参加培训的老师中，有</w:t>
        </w:r>
      </w:ins>
      <w:ins w:id="50" w:author="Espgdo" w:date="2019-08-30T18:57:00Z">
        <w:r>
          <w:rPr>
            <w:rFonts w:asciiTheme="minorEastAsia" w:hAnsiTheme="minorEastAsia" w:cs="Arial" w:hint="eastAsia"/>
            <w:color w:val="333333"/>
            <w:sz w:val="24"/>
            <w:szCs w:val="24"/>
            <w:shd w:val="clear" w:color="auto" w:fill="FFFFFF"/>
          </w:rPr>
          <w:t>相当一部分来自小学，还有一部分是非信息技术教师。他们对虚谷号可以不接</w:t>
        </w:r>
      </w:ins>
      <w:ins w:id="51" w:author="Espgdo" w:date="2019-08-30T18:58:00Z">
        <w:r>
          <w:rPr>
            <w:rFonts w:asciiTheme="minorEastAsia" w:hAnsiTheme="minorEastAsia" w:cs="Arial" w:hint="eastAsia"/>
            <w:color w:val="333333"/>
            <w:sz w:val="24"/>
            <w:szCs w:val="24"/>
            <w:shd w:val="clear" w:color="auto" w:fill="FFFFFF"/>
          </w:rPr>
          <w:t>显示器和鼠标键盘的方式评价很高，认为这样的开源硬件的入门门槛很低，同时又</w:t>
        </w:r>
      </w:ins>
      <w:ins w:id="52" w:author="Espgdo" w:date="2019-08-30T18:59:00Z">
        <w:r>
          <w:rPr>
            <w:rFonts w:asciiTheme="minorEastAsia" w:hAnsiTheme="minorEastAsia" w:cs="Arial" w:hint="eastAsia"/>
            <w:color w:val="333333"/>
            <w:sz w:val="24"/>
            <w:szCs w:val="24"/>
            <w:shd w:val="clear" w:color="auto" w:fill="FFFFFF"/>
          </w:rPr>
          <w:t>随时可以当作一台电脑来使用，对中小学的创客教育有着重要的价值</w:t>
        </w:r>
      </w:ins>
      <w:del w:id="53" w:author="Espgdo" w:date="2019-08-30T18:57:00Z">
        <w:r w:rsidR="00071889" w:rsidRPr="005F1AC1" w:rsidDel="00402010">
          <w:rPr>
            <w:rFonts w:asciiTheme="minorEastAsia" w:hAnsiTheme="minorEastAsia" w:cs="Arial" w:hint="eastAsia"/>
            <w:color w:val="333333"/>
            <w:sz w:val="24"/>
            <w:szCs w:val="24"/>
            <w:shd w:val="clear" w:color="auto" w:fill="FFFFFF"/>
          </w:rPr>
          <w:delText>谢作如老师</w:delText>
        </w:r>
        <w:r w:rsidR="00136ACF" w:rsidRPr="005F1AC1" w:rsidDel="00402010">
          <w:rPr>
            <w:rFonts w:asciiTheme="minorEastAsia" w:hAnsiTheme="minorEastAsia" w:cs="Arial" w:hint="eastAsia"/>
            <w:color w:val="333333"/>
            <w:sz w:val="24"/>
            <w:szCs w:val="24"/>
            <w:shd w:val="clear" w:color="auto" w:fill="FFFFFF"/>
          </w:rPr>
          <w:delText>不辞辛苦</w:delText>
        </w:r>
        <w:r w:rsidR="00071889" w:rsidRPr="005F1AC1" w:rsidDel="00402010">
          <w:rPr>
            <w:rFonts w:asciiTheme="minorEastAsia" w:hAnsiTheme="minorEastAsia" w:cs="Arial" w:hint="eastAsia"/>
            <w:color w:val="333333"/>
            <w:sz w:val="24"/>
            <w:szCs w:val="24"/>
            <w:shd w:val="clear" w:color="auto" w:fill="FFFFFF"/>
          </w:rPr>
          <w:delText>，与</w:delText>
        </w:r>
        <w:r w:rsidR="00D84441" w:rsidDel="00402010">
          <w:rPr>
            <w:rFonts w:asciiTheme="minorEastAsia" w:hAnsiTheme="minorEastAsia" w:cs="Arial" w:hint="eastAsia"/>
            <w:color w:val="333333"/>
            <w:sz w:val="24"/>
            <w:szCs w:val="24"/>
            <w:shd w:val="clear" w:color="auto" w:fill="FFFFFF"/>
          </w:rPr>
          <w:delText>到</w:delText>
        </w:r>
        <w:r w:rsidR="00136ACF" w:rsidRPr="005F1AC1" w:rsidDel="00402010">
          <w:rPr>
            <w:rFonts w:asciiTheme="minorEastAsia" w:hAnsiTheme="minorEastAsia" w:cs="Arial" w:hint="eastAsia"/>
            <w:color w:val="333333"/>
            <w:sz w:val="24"/>
            <w:szCs w:val="24"/>
            <w:shd w:val="clear" w:color="auto" w:fill="FFFFFF"/>
          </w:rPr>
          <w:delText>参加培训的老师</w:delText>
        </w:r>
        <w:r w:rsidR="00D84441" w:rsidDel="00402010">
          <w:rPr>
            <w:rFonts w:asciiTheme="minorEastAsia" w:hAnsiTheme="minorEastAsia" w:cs="Arial" w:hint="eastAsia"/>
            <w:color w:val="333333"/>
            <w:sz w:val="24"/>
            <w:szCs w:val="24"/>
            <w:shd w:val="clear" w:color="auto" w:fill="FFFFFF"/>
          </w:rPr>
          <w:delText>位置</w:delText>
        </w:r>
        <w:r w:rsidR="00136ACF" w:rsidRPr="005F1AC1" w:rsidDel="00402010">
          <w:rPr>
            <w:rFonts w:asciiTheme="minorEastAsia" w:hAnsiTheme="minorEastAsia" w:cs="Arial" w:hint="eastAsia"/>
            <w:color w:val="333333"/>
            <w:sz w:val="24"/>
            <w:szCs w:val="24"/>
            <w:shd w:val="clear" w:color="auto" w:fill="FFFFFF"/>
          </w:rPr>
          <w:delText>进行</w:delText>
        </w:r>
        <w:r w:rsidR="002A02A4" w:rsidRPr="005F1AC1" w:rsidDel="00402010">
          <w:rPr>
            <w:rFonts w:asciiTheme="minorEastAsia" w:hAnsiTheme="minorEastAsia" w:cs="Arial" w:hint="eastAsia"/>
            <w:color w:val="333333"/>
            <w:sz w:val="24"/>
            <w:szCs w:val="24"/>
            <w:shd w:val="clear" w:color="auto" w:fill="FFFFFF"/>
          </w:rPr>
          <w:delText>虚谷号</w:delText>
        </w:r>
        <w:r w:rsidR="00136ACF" w:rsidRPr="005F1AC1" w:rsidDel="00402010">
          <w:rPr>
            <w:rFonts w:asciiTheme="minorEastAsia" w:hAnsiTheme="minorEastAsia" w:cs="Arial" w:hint="eastAsia"/>
            <w:color w:val="333333"/>
            <w:sz w:val="24"/>
            <w:szCs w:val="24"/>
            <w:shd w:val="clear" w:color="auto" w:fill="FFFFFF"/>
          </w:rPr>
          <w:delText>操作示范，让</w:delText>
        </w:r>
        <w:r w:rsidR="00071889" w:rsidRPr="005F1AC1" w:rsidDel="00402010">
          <w:rPr>
            <w:rFonts w:asciiTheme="minorEastAsia" w:hAnsiTheme="minorEastAsia" w:cs="Arial" w:hint="eastAsia"/>
            <w:color w:val="333333"/>
            <w:sz w:val="24"/>
            <w:szCs w:val="24"/>
            <w:shd w:val="clear" w:color="auto" w:fill="FFFFFF"/>
          </w:rPr>
          <w:delText>参加培训的</w:delText>
        </w:r>
        <w:r w:rsidR="00136ACF" w:rsidRPr="005F1AC1" w:rsidDel="00402010">
          <w:rPr>
            <w:rFonts w:asciiTheme="minorEastAsia" w:hAnsiTheme="minorEastAsia" w:cs="Arial" w:hint="eastAsia"/>
            <w:color w:val="333333"/>
            <w:sz w:val="24"/>
            <w:szCs w:val="24"/>
            <w:shd w:val="clear" w:color="auto" w:fill="FFFFFF"/>
          </w:rPr>
          <w:delText>老师</w:delText>
        </w:r>
        <w:r w:rsidR="00071889" w:rsidRPr="005F1AC1" w:rsidDel="00402010">
          <w:rPr>
            <w:rFonts w:asciiTheme="minorEastAsia" w:hAnsiTheme="minorEastAsia" w:cs="Arial" w:hint="eastAsia"/>
            <w:color w:val="333333"/>
            <w:sz w:val="24"/>
            <w:szCs w:val="24"/>
            <w:shd w:val="clear" w:color="auto" w:fill="FFFFFF"/>
          </w:rPr>
          <w:delText>们</w:delText>
        </w:r>
        <w:r w:rsidR="00136ACF" w:rsidRPr="005F1AC1" w:rsidDel="00402010">
          <w:rPr>
            <w:rFonts w:asciiTheme="minorEastAsia" w:hAnsiTheme="minorEastAsia" w:cs="Arial" w:hint="eastAsia"/>
            <w:color w:val="333333"/>
            <w:sz w:val="24"/>
            <w:szCs w:val="24"/>
            <w:shd w:val="clear" w:color="auto" w:fill="FFFFFF"/>
          </w:rPr>
          <w:delText>更好体验虚谷号各项</w:delText>
        </w:r>
        <w:r w:rsidR="00071889" w:rsidRPr="005F1AC1" w:rsidDel="00402010">
          <w:rPr>
            <w:rFonts w:asciiTheme="minorEastAsia" w:hAnsiTheme="minorEastAsia" w:cs="Arial" w:hint="eastAsia"/>
            <w:color w:val="333333"/>
            <w:sz w:val="24"/>
            <w:szCs w:val="24"/>
            <w:shd w:val="clear" w:color="auto" w:fill="FFFFFF"/>
          </w:rPr>
          <w:delText>使用</w:delText>
        </w:r>
        <w:r w:rsidR="00136ACF" w:rsidRPr="005F1AC1" w:rsidDel="00402010">
          <w:rPr>
            <w:rFonts w:asciiTheme="minorEastAsia" w:hAnsiTheme="minorEastAsia" w:cs="Arial" w:hint="eastAsia"/>
            <w:color w:val="333333"/>
            <w:sz w:val="24"/>
            <w:szCs w:val="24"/>
            <w:shd w:val="clear" w:color="auto" w:fill="FFFFFF"/>
          </w:rPr>
          <w:delText>功能</w:delText>
        </w:r>
      </w:del>
      <w:r w:rsid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。</w:t>
      </w:r>
    </w:p>
    <w:p w:rsidR="00DB1E67" w:rsidRPr="00D102FE" w:rsidRDefault="00136ACF" w:rsidP="00D102FE">
      <w:pPr>
        <w:spacing w:line="360" w:lineRule="auto"/>
        <w:ind w:firstLineChars="200" w:firstLine="640"/>
        <w:rPr>
          <w:rFonts w:asciiTheme="minorEastAsia" w:hAnsiTheme="minorEastAsia" w:cs="Arial"/>
          <w:color w:val="333333"/>
          <w:sz w:val="32"/>
          <w:szCs w:val="32"/>
          <w:shd w:val="clear" w:color="auto" w:fill="FFFFFF"/>
        </w:rPr>
      </w:pPr>
      <w:r w:rsidRPr="00D102FE">
        <w:rPr>
          <w:rFonts w:asciiTheme="minorEastAsia" w:hAnsiTheme="minorEastAsia" w:cs="Arial" w:hint="eastAsia"/>
          <w:noProof/>
          <w:color w:val="333333"/>
          <w:sz w:val="32"/>
          <w:szCs w:val="32"/>
          <w:shd w:val="clear" w:color="auto" w:fill="FFFFFF"/>
        </w:rPr>
        <w:lastRenderedPageBreak/>
        <w:drawing>
          <wp:inline distT="0" distB="0" distL="0" distR="0">
            <wp:extent cx="4281170" cy="5153660"/>
            <wp:effectExtent l="1905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170" cy="515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81D" w:rsidRPr="00D102FE" w:rsidRDefault="005D70FC" w:rsidP="00DD2A3B">
      <w:pPr>
        <w:spacing w:line="360" w:lineRule="auto"/>
        <w:rPr>
          <w:rFonts w:asciiTheme="minorEastAsia" w:hAnsiTheme="minorEastAsia" w:cs="Arial"/>
          <w:color w:val="333333"/>
          <w:sz w:val="32"/>
          <w:szCs w:val="32"/>
          <w:shd w:val="clear" w:color="auto" w:fill="FFFFFF"/>
        </w:rPr>
      </w:pPr>
      <w:r w:rsidRP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图为谢作如老师与参加培训的老师进行虚谷号操作示范</w:t>
      </w:r>
    </w:p>
    <w:p w:rsidR="00DB1E67" w:rsidRPr="005F1AC1" w:rsidRDefault="00136ACF" w:rsidP="005F1AC1">
      <w:pPr>
        <w:spacing w:line="360" w:lineRule="auto"/>
        <w:ind w:firstLineChars="200" w:firstLine="480"/>
        <w:rPr>
          <w:rFonts w:asciiTheme="minorEastAsia" w:hAnsiTheme="minorEastAsia" w:cs="Arial"/>
          <w:color w:val="333333"/>
          <w:sz w:val="24"/>
          <w:szCs w:val="24"/>
          <w:shd w:val="clear" w:color="auto" w:fill="FFFFFF"/>
        </w:rPr>
      </w:pPr>
      <w:r w:rsidRP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培训结束，谢作如老师和</w:t>
      </w:r>
      <w:ins w:id="54" w:author="Espgdo" w:date="2019-08-30T18:59:00Z">
        <w:r w:rsidR="00402010">
          <w:rPr>
            <w:rFonts w:asciiTheme="minorEastAsia" w:hAnsiTheme="minorEastAsia" w:cs="Arial" w:hint="eastAsia"/>
            <w:color w:val="333333"/>
            <w:sz w:val="24"/>
            <w:szCs w:val="24"/>
            <w:shd w:val="clear" w:color="auto" w:fill="FFFFFF"/>
          </w:rPr>
          <w:t>希科普公司的</w:t>
        </w:r>
      </w:ins>
      <w:bookmarkStart w:id="55" w:name="_GoBack"/>
      <w:bookmarkEnd w:id="55"/>
      <w:r w:rsidRP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虚谷号项目负责人徐春</w:t>
      </w:r>
      <w:r w:rsidR="00071889" w:rsidRP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先生</w:t>
      </w:r>
      <w:r w:rsidRP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，以及</w:t>
      </w:r>
      <w:r w:rsidR="00071889" w:rsidRP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参加本次</w:t>
      </w:r>
      <w:r w:rsidRP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培训</w:t>
      </w:r>
      <w:r w:rsidR="00071889" w:rsidRP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的</w:t>
      </w:r>
      <w:r w:rsidRP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老师</w:t>
      </w:r>
      <w:r w:rsidR="00071889" w:rsidRP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们合影</w:t>
      </w:r>
      <w:r w:rsidRP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留念。</w:t>
      </w:r>
    </w:p>
    <w:p w:rsidR="00DB1E67" w:rsidRPr="00D102FE" w:rsidRDefault="00136ACF" w:rsidP="005F1AC1">
      <w:pPr>
        <w:spacing w:line="360" w:lineRule="auto"/>
        <w:rPr>
          <w:rFonts w:asciiTheme="minorEastAsia" w:hAnsiTheme="minorEastAsia" w:cs="Arial"/>
          <w:color w:val="333333"/>
          <w:sz w:val="32"/>
          <w:szCs w:val="32"/>
          <w:shd w:val="clear" w:color="auto" w:fill="FFFFFF"/>
        </w:rPr>
      </w:pPr>
      <w:r w:rsidRPr="00D102FE">
        <w:rPr>
          <w:rFonts w:asciiTheme="minorEastAsia" w:hAnsiTheme="minorEastAsia" w:cs="Arial" w:hint="eastAsia"/>
          <w:noProof/>
          <w:color w:val="333333"/>
          <w:sz w:val="32"/>
          <w:szCs w:val="32"/>
          <w:shd w:val="clear" w:color="auto" w:fill="FFFFFF"/>
        </w:rPr>
        <w:lastRenderedPageBreak/>
        <w:drawing>
          <wp:inline distT="0" distB="0" distL="0" distR="0">
            <wp:extent cx="5274310" cy="318311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3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E67" w:rsidRPr="005F1AC1" w:rsidRDefault="005D70FC" w:rsidP="005F1AC1">
      <w:pPr>
        <w:spacing w:line="360" w:lineRule="auto"/>
        <w:rPr>
          <w:rFonts w:asciiTheme="minorEastAsia" w:hAnsiTheme="minorEastAsia" w:cs="Arial"/>
          <w:color w:val="333333"/>
          <w:sz w:val="24"/>
          <w:szCs w:val="24"/>
          <w:shd w:val="clear" w:color="auto" w:fill="FFFFFF"/>
        </w:rPr>
      </w:pPr>
      <w:r w:rsidRP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图为谢作如老师和徐春先生</w:t>
      </w:r>
    </w:p>
    <w:p w:rsidR="00DB1E67" w:rsidRPr="00D102FE" w:rsidRDefault="00D102FE" w:rsidP="005F1AC1">
      <w:pPr>
        <w:spacing w:line="360" w:lineRule="auto"/>
        <w:rPr>
          <w:rFonts w:asciiTheme="minorEastAsia" w:hAnsiTheme="minorEastAsia" w:cs="Arial"/>
          <w:color w:val="333333"/>
          <w:sz w:val="32"/>
          <w:szCs w:val="32"/>
          <w:shd w:val="clear" w:color="auto" w:fill="FFFFFF"/>
        </w:rPr>
      </w:pPr>
      <w:r w:rsidRPr="00D102FE">
        <w:rPr>
          <w:rFonts w:asciiTheme="minorEastAsia" w:hAnsiTheme="minorEastAsia" w:cs="Arial" w:hint="eastAsia"/>
          <w:noProof/>
          <w:color w:val="333333"/>
          <w:sz w:val="32"/>
          <w:szCs w:val="32"/>
          <w:shd w:val="clear" w:color="auto" w:fill="FFFFFF"/>
        </w:rPr>
        <w:drawing>
          <wp:inline distT="0" distB="0" distL="0" distR="0">
            <wp:extent cx="5274310" cy="287470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E67" w:rsidRPr="005F1AC1" w:rsidRDefault="005D70FC" w:rsidP="005F1AC1">
      <w:pPr>
        <w:spacing w:line="360" w:lineRule="auto"/>
        <w:rPr>
          <w:rFonts w:asciiTheme="minorEastAsia" w:hAnsiTheme="minorEastAsia" w:cs="Arial"/>
          <w:color w:val="333333"/>
          <w:sz w:val="24"/>
          <w:szCs w:val="24"/>
          <w:shd w:val="clear" w:color="auto" w:fill="FFFFFF"/>
        </w:rPr>
      </w:pPr>
      <w:r w:rsidRP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图为此次培训班集体照</w:t>
      </w:r>
    </w:p>
    <w:p w:rsidR="00DB1E67" w:rsidRPr="005F1AC1" w:rsidRDefault="00DB1E67" w:rsidP="00D102FE">
      <w:pPr>
        <w:spacing w:line="360" w:lineRule="auto"/>
        <w:ind w:firstLineChars="200" w:firstLine="640"/>
        <w:rPr>
          <w:rFonts w:asciiTheme="minorEastAsia" w:hAnsiTheme="minorEastAsia" w:cs="Arial"/>
          <w:color w:val="333333"/>
          <w:sz w:val="32"/>
          <w:szCs w:val="32"/>
          <w:shd w:val="clear" w:color="auto" w:fill="FFFFFF"/>
        </w:rPr>
      </w:pPr>
    </w:p>
    <w:p w:rsidR="00912D1E" w:rsidRPr="00D102FE" w:rsidRDefault="00912D1E" w:rsidP="00912D1E">
      <w:pPr>
        <w:spacing w:line="360" w:lineRule="auto"/>
        <w:rPr>
          <w:rFonts w:ascii="Arial" w:hAnsi="Arial" w:cs="Arial"/>
          <w:color w:val="333333"/>
          <w:spacing w:val="15"/>
          <w:sz w:val="32"/>
          <w:szCs w:val="32"/>
          <w:shd w:val="clear" w:color="auto" w:fill="FFFFFF"/>
        </w:rPr>
      </w:pPr>
    </w:p>
    <w:sectPr w:rsidR="00912D1E" w:rsidRPr="00D102FE" w:rsidSect="007223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72B3" w:rsidRDefault="00C672B3" w:rsidP="00F36B50">
      <w:r>
        <w:separator/>
      </w:r>
    </w:p>
  </w:endnote>
  <w:endnote w:type="continuationSeparator" w:id="0">
    <w:p w:rsidR="00C672B3" w:rsidRDefault="00C672B3" w:rsidP="00F36B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72B3" w:rsidRDefault="00C672B3" w:rsidP="00F36B50">
      <w:r>
        <w:separator/>
      </w:r>
    </w:p>
  </w:footnote>
  <w:footnote w:type="continuationSeparator" w:id="0">
    <w:p w:rsidR="00C672B3" w:rsidRDefault="00C672B3" w:rsidP="00F36B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EE2596"/>
    <w:multiLevelType w:val="hybridMultilevel"/>
    <w:tmpl w:val="4998CDC6"/>
    <w:lvl w:ilvl="0" w:tplc="68A06154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74174CB"/>
    <w:multiLevelType w:val="hybridMultilevel"/>
    <w:tmpl w:val="ADA2B306"/>
    <w:lvl w:ilvl="0" w:tplc="AE5A5A7C">
      <w:start w:val="1"/>
      <w:numFmt w:val="japaneseCounting"/>
      <w:lvlText w:val="%1、"/>
      <w:lvlJc w:val="left"/>
      <w:pPr>
        <w:ind w:left="93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76514D46"/>
    <w:multiLevelType w:val="hybridMultilevel"/>
    <w:tmpl w:val="DC007B36"/>
    <w:lvl w:ilvl="0" w:tplc="01E88E18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Espgdo">
    <w15:presenceInfo w15:providerId="AD" w15:userId="S::sl51607599@365office.group::670f61ad-1c66-44b1-93a9-539c4b93ea0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bordersDoNotSurroundHeader/>
  <w:bordersDoNotSurroundFooter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16D05"/>
    <w:rsid w:val="00026B81"/>
    <w:rsid w:val="0005213C"/>
    <w:rsid w:val="00071889"/>
    <w:rsid w:val="00081C90"/>
    <w:rsid w:val="00136ACF"/>
    <w:rsid w:val="00177A05"/>
    <w:rsid w:val="00183C32"/>
    <w:rsid w:val="0021084E"/>
    <w:rsid w:val="00225406"/>
    <w:rsid w:val="0024707C"/>
    <w:rsid w:val="002535D8"/>
    <w:rsid w:val="002A02A4"/>
    <w:rsid w:val="0030381D"/>
    <w:rsid w:val="003B2BA8"/>
    <w:rsid w:val="00402010"/>
    <w:rsid w:val="00413818"/>
    <w:rsid w:val="0044190A"/>
    <w:rsid w:val="00466082"/>
    <w:rsid w:val="004E10BD"/>
    <w:rsid w:val="005138FC"/>
    <w:rsid w:val="00585AC3"/>
    <w:rsid w:val="005D70FC"/>
    <w:rsid w:val="005F1AC1"/>
    <w:rsid w:val="00605017"/>
    <w:rsid w:val="00635E29"/>
    <w:rsid w:val="00647677"/>
    <w:rsid w:val="00663665"/>
    <w:rsid w:val="00677E58"/>
    <w:rsid w:val="00711BF7"/>
    <w:rsid w:val="00716D05"/>
    <w:rsid w:val="007223B8"/>
    <w:rsid w:val="00744C62"/>
    <w:rsid w:val="00745723"/>
    <w:rsid w:val="00784459"/>
    <w:rsid w:val="00796878"/>
    <w:rsid w:val="00847836"/>
    <w:rsid w:val="00854895"/>
    <w:rsid w:val="00912D1E"/>
    <w:rsid w:val="00975C3A"/>
    <w:rsid w:val="009E4DCC"/>
    <w:rsid w:val="009E5B58"/>
    <w:rsid w:val="00A348E7"/>
    <w:rsid w:val="00A57337"/>
    <w:rsid w:val="00A8680B"/>
    <w:rsid w:val="00AC1674"/>
    <w:rsid w:val="00BA6836"/>
    <w:rsid w:val="00C06BAC"/>
    <w:rsid w:val="00C1209C"/>
    <w:rsid w:val="00C1600C"/>
    <w:rsid w:val="00C21457"/>
    <w:rsid w:val="00C672B3"/>
    <w:rsid w:val="00D102FE"/>
    <w:rsid w:val="00D13C69"/>
    <w:rsid w:val="00D33856"/>
    <w:rsid w:val="00D84441"/>
    <w:rsid w:val="00DB1E67"/>
    <w:rsid w:val="00DD2A3B"/>
    <w:rsid w:val="00E608A0"/>
    <w:rsid w:val="00E61C1E"/>
    <w:rsid w:val="00F36B50"/>
    <w:rsid w:val="00F57909"/>
    <w:rsid w:val="00F96B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4B8110"/>
  <w15:docId w15:val="{A699CC0B-DAB6-2B45-A05F-142641BBB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223B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A68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BA6836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F36B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36B5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36B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36B50"/>
    <w:rPr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A8680B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A8680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552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6</Pages>
  <Words>140</Words>
  <Characters>798</Characters>
  <Application>Microsoft Office Word</Application>
  <DocSecurity>0</DocSecurity>
  <Lines>6</Lines>
  <Paragraphs>1</Paragraphs>
  <ScaleCrop>false</ScaleCrop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Espgdo</cp:lastModifiedBy>
  <cp:revision>25</cp:revision>
  <dcterms:created xsi:type="dcterms:W3CDTF">2019-07-27T01:16:00Z</dcterms:created>
  <dcterms:modified xsi:type="dcterms:W3CDTF">2019-08-30T11:00:00Z</dcterms:modified>
</cp:coreProperties>
</file>